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 xml:space="preserve">The Harrow Creek Water Treatment Plant is sized for a design flow of </w:t>
      </w:r>
      <w:del w:id="1" w:author="controlled corpus" w:date="2026-01-01T00:00:00Z">
        <w:r>
          <w:delText xml:space="preserve">25.9 </w:delText>
        </w:r>
      </w:del>
      <w:ins w:id="2" w:author="controlled corpus" w:date="2026-01-01T00:00:00Z">
        <w:r>
          <w:t xml:space="preserve">24.2 </w:t>
        </w:r>
      </w:ins>
      <w:r>
        <w:t xml:space="preserve">MGD (average day) and a peak flow of 42.2 MGD on the maximum day, serving a population of 42,680 persons.</w:t>
      </w:r>
    </w:p>
    <w:p>
      <w:r>
        <w:t xml:space="preserve">Measured over five years, the 95th percentile raw water turbidity is 37.6 NTU. Finished water turbidity shall not exceed 0.23 NTU in 95% of monthly samples.</w:t>
      </w:r>
    </w:p>
    <w:p>
      <w:pPr>
        <w:pStyle w:val="Heading1"/>
      </w:pPr>
      <w:r>
        <w:t>2 Treatment Process</w:t>
      </w:r>
    </w:p>
    <w:p>
      <w:r>
        <w:t xml:space="preserve">The rapid mix basin provides a detention time of 53 s at design flow, with a velocity gradient of 922 1/s. Flocculation follows in 4 stages, for a total detention time of 23.5 min at design flow.</w:t>
      </w:r>
    </w:p>
    <w:p>
      <w:r>
        <w:t xml:space="preserve">There are 2 sedimentation basins, each 159 ft long and 47 ft wide, with a side water depth of 15.1 ft; the surface loading rate is 0.86 gpm/ft² at design flow.</w:t>
      </w:r>
    </w:p>
    <w:p>
      <w:r>
        <w:t xml:space="preserve">Filtration uses 8 dual-media filters of 404 ft² each. With one filter out of service, the filtration rate is 4.1 gpm/ft².</w:t>
      </w:r>
    </w:p>
    <w:p>
      <w:r>
        <w:rPr>
          <w:b/>
        </w:rPr>
        <w:t xml:space="preserve"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Tag</w:t>
            </w:r>
          </w:p>
        </w:tc>
        <w:tc>
          <w:tcPr>
            <w:tcW w:type="dxa" w:w="2160"/>
          </w:tcPr>
          <w:p>
            <w:r>
              <w:t xml:space="preserve">Capacity (gpm)</w:t>
            </w:r>
          </w:p>
        </w:tc>
        <w:tc>
          <w:tcPr>
            <w:tcW w:type="dxa" w:w="2160"/>
          </w:tcPr>
          <w:p>
            <w:r>
              <w:t xml:space="preserve">TDH (ft)</w:t>
            </w:r>
          </w:p>
        </w:tc>
        <w:tc>
          <w:tcPr>
            <w:tcW w:type="dxa" w:w="2160"/>
          </w:tcPr>
          <w:p>
            <w:r>
              <w:t xml:space="preserve">Motor (hp)</w:t>
            </w:r>
          </w:p>
        </w:tc>
      </w:tr>
      <w:tr>
        <w:tc>
          <w:tcPr>
            <w:tcW w:type="dxa" w:w="2160"/>
          </w:tcPr>
          <w:p>
            <w:r>
              <w:t xml:space="preserve">P-101A</w:t>
            </w:r>
          </w:p>
        </w:tc>
        <w:tc>
          <w:tcPr>
            <w:tcW w:type="dxa" w:w="2160"/>
          </w:tcPr>
          <w:p>
            <w:r>
              <w:t xml:space="preserve">5,151</w:t>
            </w:r>
          </w:p>
        </w:tc>
        <w:tc>
          <w:tcPr>
            <w:tcW w:type="dxa" w:w="2160"/>
          </w:tcPr>
          <w:p>
            <w:r>
              <w:t xml:space="preserve">96.8</w:t>
            </w:r>
          </w:p>
        </w:tc>
        <w:tc>
          <w:tcPr>
            <w:tcW w:type="dxa" w:w="2160"/>
          </w:tcPr>
          <w:p>
            <w:r>
              <w:t xml:space="preserve">267</w:t>
            </w:r>
          </w:p>
        </w:tc>
      </w:tr>
      <w:tr>
        <w:tc>
          <w:tcPr>
            <w:tcW w:type="dxa" w:w="2160"/>
          </w:tcPr>
          <w:p>
            <w:r>
              <w:t xml:space="preserve">P-101B</w:t>
            </w:r>
          </w:p>
        </w:tc>
        <w:tc>
          <w:tcPr>
            <w:tcW w:type="dxa" w:w="2160"/>
          </w:tcPr>
          <w:p>
            <w:del w:id="3" w:author="controlled corpus" w:date="2026-01-01T00:00:00Z">
              <w:r>
                <w:delText xml:space="preserve">5,590</w:delText>
              </w:r>
            </w:del>
            <w:ins w:id="4" w:author="controlled corpus" w:date="2026-01-01T00:00:00Z">
              <w:r>
                <w:t xml:space="preserve">5,473</w:t>
              </w:r>
            </w:ins>
          </w:p>
        </w:tc>
        <w:tc>
          <w:tcPr>
            <w:tcW w:type="dxa" w:w="2160"/>
          </w:tcPr>
          <w:p>
            <w:r>
              <w:t xml:space="preserve">64.9</w:t>
            </w:r>
          </w:p>
        </w:tc>
        <w:tc>
          <w:tcPr>
            <w:tcW w:type="dxa" w:w="2160"/>
          </w:tcPr>
          <w:p>
            <w:r>
              <w:t xml:space="preserve">139</w:t>
            </w:r>
          </w:p>
        </w:tc>
      </w:tr>
      <w:tr>
        <w:tc>
          <w:tcPr>
            <w:tcW w:type="dxa" w:w="2160"/>
          </w:tcPr>
          <w:p>
            <w:r>
              <w:t xml:space="preserve">P-101C</w:t>
            </w:r>
          </w:p>
        </w:tc>
        <w:tc>
          <w:tcPr>
            <w:tcW w:type="dxa" w:w="2160"/>
          </w:tcPr>
          <w:p>
            <w:r>
              <w:t xml:space="preserve">8,542</w:t>
            </w:r>
          </w:p>
        </w:tc>
        <w:tc>
          <w:tcPr>
            <w:tcW w:type="dxa" w:w="2160"/>
          </w:tcPr>
          <w:p>
            <w:r>
              <w:t xml:space="preserve">69.6</w:t>
            </w:r>
          </w:p>
        </w:tc>
        <w:tc>
          <w:tcPr>
            <w:tcW w:type="dxa" w:w="2160"/>
          </w:tcPr>
          <w:p>
            <w:r>
              <w:t xml:space="preserve">232</w:t>
            </w:r>
          </w:p>
        </w:tc>
      </w:tr>
      <w:tr>
        <w:trPr>
          <w:ins w:id="5" w:author="controlled corpus" w:date="2026-01-01T00:00:00Z"/>
        </w:trPr>
        <w:tc>
          <w:tcPr>
            <w:tcW w:type="dxa" w:w="2160"/>
          </w:tcPr>
          <w:p>
            <w:ins w:id="6" w:author="controlled corpus" w:date="2026-01-01T00:00:00Z">
              <w:r>
                <w:t xml:space="preserve">P-101D</w:t>
              </w:r>
            </w:ins>
          </w:p>
        </w:tc>
        <w:tc>
          <w:tcPr>
            <w:tcW w:type="dxa" w:w="2160"/>
          </w:tcPr>
          <w:p>
            <w:ins w:id="7" w:author="controlled corpus" w:date="2026-01-01T00:00:00Z">
              <w:r>
                <w:t xml:space="preserve">8,958</w:t>
              </w:r>
            </w:ins>
          </w:p>
        </w:tc>
        <w:tc>
          <w:tcPr>
            <w:tcW w:type="dxa" w:w="2160"/>
          </w:tcPr>
          <w:p>
            <w:ins w:id="8" w:author="controlled corpus" w:date="2026-01-01T00:00:00Z">
              <w:r>
                <w:t xml:space="preserve">74.1</w:t>
              </w:r>
            </w:ins>
          </w:p>
        </w:tc>
        <w:tc>
          <w:tcPr>
            <w:tcW w:type="dxa" w:w="2160"/>
          </w:tcPr>
          <w:p>
            <w:ins w:id="9" w:author="controlled corpus" w:date="2026-01-01T00:00:00Z">
              <w:r>
                <w:t xml:space="preserve">258</w:t>
              </w:r>
            </w:ins>
          </w:p>
        </w:tc>
      </w:tr>
    </w:tbl>
    <w:p>
      <w:pPr>
        <w:pStyle w:val="Heading1"/>
      </w:pPr>
      <w:r>
        <w:t>3 Chemical Feed</w:t>
      </w:r>
    </w:p>
    <w:p>
      <w:r>
        <w:t xml:space="preserve">Alum is dosed at 38.8 mg/L on the average day and up to </w:t>
      </w:r>
      <w:del w:id="10" w:author="controlled corpus" w:date="2026-01-01T00:00:00Z">
        <w:r>
          <w:delText xml:space="preserve">55.7 </w:delText>
        </w:r>
      </w:del>
      <w:ins w:id="11" w:author="controlled corpus" w:date="2026-01-01T00:00:00Z">
        <w:r>
          <w:t xml:space="preserve">51.5 </w:t>
        </w:r>
      </w:ins>
      <w:r>
        <w:t xml:space="preserve">mg/L on the maximum </w:t>
      </w:r>
      <w:del w:id="12" w:author="controlled corpus" w:date="2026-01-01T00:00:00Z">
        <w:r>
          <w:delText xml:space="preserve">day. Chlorine is fed at 3.3 mg/L ahead of the clearwell.</w:delText>
        </w:r>
      </w:del>
      <w:ins w:id="13" w:author="controlled corpus" w:date="2026-01-01T00:00:00Z">
        <w:r>
          <w:t xml:space="preserve">day.</w:t>
        </w:r>
      </w:ins>
    </w:p>
    <w:p>
      <w:pPr>
        <w:pStyle w:val="Heading1"/>
      </w:pPr>
      <w:r>
        <w:t>4 Disinfection Options</w:t>
      </w:r>
    </w:p>
    <w:p>
      <w:r>
        <w:t xml:space="preserve">Two options were compared for primary disinfection.</w:t>
      </w:r>
    </w:p>
    <w:p>
      <w:r>
        <w:rPr>
          <w:b/>
        </w:rPr>
        <w:t xml:space="preserve"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Option A: UV</w:t>
            </w:r>
          </w:p>
        </w:tc>
        <w:tc>
          <w:tcPr>
            <w:tcW w:type="dxa" w:w="2880"/>
          </w:tcPr>
          <w:p>
            <w:r>
              <w:t xml:space="preserve">Option B: chlorine contact</w:t>
            </w:r>
          </w:p>
        </w:tc>
      </w:tr>
      <w:tr>
        <w:tc>
          <w:tcPr>
            <w:tcW w:type="dxa" w:w="2880"/>
          </w:tcPr>
          <w:p>
            <w:r>
              <w:t xml:space="preserve">Capital cost ($M)</w:t>
            </w:r>
          </w:p>
        </w:tc>
        <w:tc>
          <w:tcPr>
            <w:tcW w:type="dxa" w:w="2880"/>
          </w:tcPr>
          <w:p>
            <w:del w:id="14" w:author="controlled corpus" w:date="2026-01-01T00:00:00Z">
              <w:r>
                <w:delText xml:space="preserve">6.35</w:delText>
              </w:r>
            </w:del>
            <w:ins w:id="15" w:author="controlled corpus" w:date="2026-01-01T00:00:00Z">
              <w:r>
                <w:t xml:space="preserve">5.78</w:t>
              </w:r>
            </w:ins>
          </w:p>
        </w:tc>
        <w:tc>
          <w:tcPr>
            <w:tcW w:type="dxa" w:w="2880"/>
          </w:tcPr>
          <w:p>
            <w:r>
              <w:t xml:space="preserve">2.82</w:t>
            </w:r>
          </w:p>
        </w:tc>
      </w:tr>
      <w:tr>
        <w:tc>
          <w:tcPr>
            <w:tcW w:type="dxa" w:w="2880"/>
          </w:tcPr>
          <w:p>
            <w:r>
              <w:t xml:space="preserve">Annual energy use (MWh/yr)</w:t>
            </w:r>
          </w:p>
        </w:tc>
        <w:tc>
          <w:tcPr>
            <w:tcW w:type="dxa" w:w="2880"/>
          </w:tcPr>
          <w:p>
            <w:r>
              <w:t xml:space="preserve">771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</w:tr>
      <w:tr>
        <w:tc>
          <w:tcPr>
            <w:tcW w:type="dxa" w:w="2880"/>
          </w:tcPr>
          <w:p>
            <w:r>
              <w:t xml:space="preserve">Contact time at peak flow (min)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  <w:tc>
          <w:tcPr>
            <w:tcW w:type="dxa" w:w="2880"/>
          </w:tcPr>
          <w:p>
            <w:r>
              <w:t xml:space="preserve"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